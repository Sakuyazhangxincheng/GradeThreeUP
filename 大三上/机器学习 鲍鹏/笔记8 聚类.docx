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4903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"1-1"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_Toc23263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szCs w:val="28"/>
              <w:lang w:val="en-US" w:eastAsia="zh-CN"/>
            </w:rPr>
            <w:t xml:space="preserve">1. </w:t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无监督学习概述</w:t>
          </w:r>
          <w:r>
            <w:tab/>
          </w:r>
          <w:r>
            <w:fldChar w:fldCharType="begin"/>
          </w:r>
          <w:r>
            <w:instrText xml:space="preserve"> PAGEREF _Toc23263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_Toc27751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szCs w:val="28"/>
              <w:lang w:val="en-US" w:eastAsia="zh-CN"/>
            </w:rPr>
            <w:t xml:space="preserve">2. </w:t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聚类任务概述</w:t>
          </w:r>
          <w:r>
            <w:tab/>
          </w:r>
          <w:r>
            <w:fldChar w:fldCharType="begin"/>
          </w:r>
          <w:r>
            <w:instrText xml:space="preserve"> PAGEREF _Toc27751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_Toc25245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szCs w:val="28"/>
              <w:lang w:val="en-US" w:eastAsia="zh-CN"/>
            </w:rPr>
            <w:t xml:space="preserve">3. </w:t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聚类的基本概念</w:t>
          </w:r>
          <w:r>
            <w:tab/>
          </w:r>
          <w:r>
            <w:fldChar w:fldCharType="begin"/>
          </w:r>
          <w:r>
            <w:instrText xml:space="preserve"> PAGEREF _Toc25245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_Toc10881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szCs w:val="28"/>
              <w:lang w:val="en-US" w:eastAsia="zh-CN"/>
            </w:rPr>
            <w:t xml:space="preserve">4. </w:t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原型聚类</w:t>
          </w:r>
          <w:r>
            <w:tab/>
          </w:r>
          <w:r>
            <w:fldChar w:fldCharType="begin"/>
          </w:r>
          <w:r>
            <w:instrText xml:space="preserve"> PAGEREF _Toc10881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_Toc4722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szCs w:val="28"/>
              <w:lang w:val="en-US" w:eastAsia="zh-CN"/>
            </w:rPr>
            <w:t xml:space="preserve">5. </w:t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密度聚类</w:t>
          </w:r>
          <w:r>
            <w:tab/>
          </w:r>
          <w:r>
            <w:fldChar w:fldCharType="begin"/>
          </w:r>
          <w:r>
            <w:instrText xml:space="preserve"> PAGEREF _Toc4722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_Toc7733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szCs w:val="28"/>
              <w:lang w:val="en-US" w:eastAsia="zh-CN"/>
            </w:rPr>
            <w:t xml:space="preserve">6. </w:t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层次聚类</w:t>
          </w:r>
          <w:r>
            <w:tab/>
          </w:r>
          <w:r>
            <w:fldChar w:fldCharType="begin"/>
          </w:r>
          <w:r>
            <w:instrText xml:space="preserve"> PAGEREF _Toc7733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425" w:leftChars="0" w:hanging="425" w:firstLineChars="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0" w:name="_Toc23263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无监督学习概述</w:t>
      </w:r>
      <w:bookmarkEnd w:id="0"/>
    </w:p>
    <w:p>
      <w:r>
        <w:drawing>
          <wp:inline distT="0" distB="0" distL="114300" distR="114300">
            <wp:extent cx="4572000" cy="17100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05630" cy="24765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425" w:leftChars="0" w:hanging="425" w:firstLineChars="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1" w:name="_Toc27751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聚类任务概述</w:t>
      </w:r>
      <w:bookmarkEnd w:id="1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10100" cy="23196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1075" cy="2047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425" w:leftChars="0" w:hanging="425" w:firstLineChars="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2" w:name="_Toc25245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聚类的基本概念</w:t>
      </w:r>
      <w:bookmarkEnd w:id="2"/>
    </w:p>
    <w:p>
      <w:pPr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4700905" cy="115252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00600" cy="4462780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77105" cy="1833880"/>
            <wp:effectExtent l="0" t="0" r="444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s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4229100" cy="18573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 相似度+距离量度 ， 相似度可以用夹角余弦以及相关系数表示。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用距离度量相似度时，距离越小样本越相似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用相关系数时，相关系数越大样本越相似</w:t>
      </w:r>
    </w:p>
    <w:p/>
    <w:p>
      <w:r>
        <w:drawing>
          <wp:inline distT="0" distB="0" distL="114300" distR="114300">
            <wp:extent cx="3596005" cy="202882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19930" cy="247650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05350" cy="1433830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类或簇的定义(四种)：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72155" cy="1109980"/>
            <wp:effectExtent l="0" t="0" r="444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19625" cy="10623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29100" cy="971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86555" cy="1386205"/>
            <wp:effectExtent l="0" t="0" r="444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6655" cy="692785"/>
            <wp:effectExtent l="0" t="0" r="127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20340" cy="743585"/>
            <wp:effectExtent l="0" t="0" r="381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ins w:id="0" w:author="张鑫成" w:date="2022-11-18T16:08:39Z">
        <w:r>
          <w:rPr/>
          <w:drawing>
            <wp:inline distT="0" distB="0" distL="114300" distR="114300">
              <wp:extent cx="4457700" cy="1085850"/>
              <wp:effectExtent l="0" t="0" r="0" b="0"/>
              <wp:docPr id="35" name="图片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5" name="图片 35"/>
                      <pic:cNvPicPr>
                        <a:picLocks noChangeAspect="1"/>
                      </pic:cNvPicPr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57700" cy="1085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r>
        <w:drawing>
          <wp:inline distT="0" distB="0" distL="114300" distR="114300">
            <wp:extent cx="4457700" cy="1085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86605" cy="1605280"/>
            <wp:effectExtent l="0" t="0" r="444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四种距离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53155" cy="1133475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67480" cy="1428750"/>
            <wp:effectExtent l="0" t="0" r="444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425" w:leftChars="0" w:hanging="425" w:firstLineChars="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3" w:name="_Toc10881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原型聚类</w:t>
      </w:r>
      <w:bookmarkEnd w:id="3"/>
    </w:p>
    <w:p>
      <w:r>
        <w:drawing>
          <wp:inline distT="0" distB="0" distL="114300" distR="114300">
            <wp:extent cx="4615180" cy="1885950"/>
            <wp:effectExtent l="0" t="0" r="4445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76750" cy="2195830"/>
            <wp:effectExtent l="0" t="0" r="0" b="444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>
      <w:r>
        <w:drawing>
          <wp:inline distT="0" distB="0" distL="114300" distR="114300">
            <wp:extent cx="4486275" cy="1924050"/>
            <wp:effectExtent l="0" t="0" r="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代价函数： 每一个X到其最近簇的距离平方和的平均值</w:t>
      </w:r>
    </w:p>
    <w:p>
      <w:pPr>
        <w:rPr>
          <w:rFonts w:hint="default" w:eastAsiaTheme="minorEastAsia"/>
          <w:lang w:val="en-US" w:eastAsia="zh-CN"/>
          <w:rPrChange w:id="2" w:author="张鑫成" w:date="2022-11-18T16:08:54Z">
            <w:rPr>
              <w:rFonts w:hint="default" w:eastAsiaTheme="minorEastAsia"/>
              <w:lang w:val="en-US" w:eastAsia="zh-CN"/>
            </w:rPr>
          </w:rPrChange>
        </w:rPr>
      </w:pPr>
      <w:r>
        <w:drawing>
          <wp:inline distT="0" distB="0" distL="114300" distR="114300">
            <wp:extent cx="4686300" cy="2481580"/>
            <wp:effectExtent l="0" t="0" r="0" b="444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381500" cy="1976755"/>
            <wp:effectExtent l="0" t="0" r="0" b="444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19625" cy="1786255"/>
            <wp:effectExtent l="0" t="0" r="0" b="444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  <w:rPrChange w:id="3" w:author="张鑫成" w:date="2022-11-18T16:08:54Z">
            <w:rPr>
              <w:rFonts w:hint="eastAsia"/>
              <w:lang w:val="en-US" w:eastAsia="zh-CN"/>
            </w:rPr>
          </w:rPrChange>
        </w:rPr>
        <w:t xml:space="preserve">          </w:t>
      </w:r>
      <w:r>
        <w:rPr>
          <w:rPrChange w:id="5" w:author="张鑫成" w:date="2022-11-18T16:08:54Z">
            <w:rPr/>
          </w:rPrChange>
        </w:rPr>
        <w:drawing>
          <wp:inline distT="0" distB="0" distL="114300" distR="114300">
            <wp:extent cx="4591050" cy="2257425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del w:id="6" w:author="张鑫成" w:date="2022-11-18T16:10:36Z">
        <w:r>
          <w:rPr>
            <w:rFonts w:hint="default"/>
            <w:lang w:val="en-US" w:eastAsia="zh-CN"/>
            <w:rPrChange w:id="7" w:author="张鑫成" w:date="2022-11-18T16:08:54Z">
              <w:rPr>
                <w:rFonts w:hint="eastAsia"/>
                <w:lang w:val="en-US" w:eastAsia="zh-CN"/>
              </w:rPr>
            </w:rPrChange>
          </w:rPr>
          <w:delText>56突然非</w:delText>
        </w:r>
      </w:del>
      <w:del w:id="9" w:author="张鑫成" w:date="2022-11-18T16:10:36Z">
        <w:r>
          <w:rPr>
            <w:rFonts w:hint="default"/>
            <w:lang w:val="en-US" w:eastAsia="zh-CN"/>
            <w:rPrChange w:id="10" w:author="张鑫成" w:date="2022-11-18T16:08:54Z">
              <w:rPr>
                <w:rFonts w:hint="eastAsia"/>
                <w:lang w:val="en-US" w:eastAsia="zh-CN"/>
              </w:rPr>
            </w:rPrChange>
          </w:rPr>
          <w:delText xml:space="preserve">常小     </w:delText>
        </w:r>
      </w:del>
      <w:del w:id="12" w:author="张鑫成" w:date="2022-11-18T16:10:36Z">
        <w:r>
          <w:rPr>
            <w:rFonts w:hint="default"/>
            <w:lang w:val="en-US" w:eastAsia="zh-CN"/>
            <w:rPrChange w:id="13" w:author="张鑫成" w:date="2022-11-18T16:08:54Z">
              <w:rPr>
                <w:rFonts w:hint="eastAsia"/>
                <w:lang w:val="en-US" w:eastAsia="zh-CN"/>
              </w:rPr>
            </w:rPrChange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</w:p>
    <w:p>
      <w:pPr>
        <w:rPr>
          <w:ins w:id="15" w:author="张鑫成" w:date="2022-11-18T16:10:48Z"/>
        </w:rPr>
      </w:pPr>
      <w:ins w:id="16" w:author="张鑫成" w:date="2022-11-18T16:00:00Z">
        <w:r>
          <w:rPr>
            <w:rPrChange w:id="20" w:author="张鑫成" w:date="2022-11-18T16:08:54Z">
              <w:rPr/>
            </w:rPrChange>
          </w:rPr>
          <w:drawing>
            <wp:inline distT="0" distB="0" distL="114300" distR="114300">
              <wp:extent cx="5268595" cy="2520315"/>
              <wp:effectExtent l="0" t="0" r="8255" b="13335"/>
              <wp:docPr id="29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" name="图片 1"/>
                      <pic:cNvPicPr>
                        <a:picLocks noChangeAspect="1"/>
                      </pic:cNvPicPr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8595" cy="2520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22" w:author="张鑫成" w:date="2022-11-18T16:05:43Z">
        <w:r>
          <w:rPr>
            <w:rPrChange w:id="26" w:author="张鑫成" w:date="2022-11-18T16:08:54Z">
              <w:rPr/>
            </w:rPrChange>
          </w:rPr>
          <w:drawing>
            <wp:inline distT="0" distB="0" distL="114300" distR="114300">
              <wp:extent cx="5273675" cy="2312035"/>
              <wp:effectExtent l="0" t="0" r="3175" b="12065"/>
              <wp:docPr id="30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" name="图片 2"/>
                      <pic:cNvPicPr>
                        <a:picLocks noChangeAspect="1"/>
                      </pic:cNvPicPr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3675" cy="2312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28" w:author="张鑫成" w:date="2022-11-18T16:09:12Z">
        <w:r>
          <w:rPr/>
          <w:drawing>
            <wp:inline distT="0" distB="0" distL="114300" distR="114300">
              <wp:extent cx="5271135" cy="3330575"/>
              <wp:effectExtent l="0" t="0" r="5715" b="3175"/>
              <wp:docPr id="31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1" name="图片 3"/>
                      <pic:cNvPicPr>
                        <a:picLocks noChangeAspect="1"/>
                      </pic:cNvPicPr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1135" cy="3330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rPr>
          <w:rFonts w:hint="eastAsia"/>
          <w:lang w:val="en-US" w:eastAsia="zh-CN"/>
          <w:rPrChange w:id="30" w:author="张鑫成" w:date="2022-11-18T16:08:54Z">
            <w:rPr>
              <w:rFonts w:hint="default"/>
              <w:lang w:val="en-US" w:eastAsia="zh-CN"/>
            </w:rPr>
          </w:rPrChange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425" w:leftChars="0" w:hanging="425" w:firstLineChars="0"/>
        <w:textAlignment w:val="auto"/>
        <w:rPr>
          <w:ins w:id="31" w:author="张鑫成" w:date="2022-11-18T16:07:35Z"/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4" w:name="_Toc4722"/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密度聚类</w:t>
      </w:r>
      <w:bookmarkEnd w:id="4"/>
    </w:p>
    <w:p>
      <w:pPr>
        <w:rPr>
          <w:ins w:id="32" w:author="张鑫成" w:date="2022-11-18T16:07:58Z"/>
        </w:rPr>
      </w:pPr>
    </w:p>
    <w:p>
      <w:pPr>
        <w:rPr>
          <w:ins w:id="33" w:author="张鑫成" w:date="2022-11-18T16:07:59Z"/>
        </w:rPr>
      </w:pPr>
      <w:ins w:id="34" w:author="张鑫成" w:date="2022-11-18T16:11:02Z">
        <w:r>
          <w:rPr/>
          <w:drawing>
            <wp:inline distT="0" distB="0" distL="114300" distR="114300">
              <wp:extent cx="5271135" cy="6268085"/>
              <wp:effectExtent l="0" t="0" r="5715" b="18415"/>
              <wp:docPr id="36" name="图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6" name="图片 5"/>
                      <pic:cNvPicPr>
                        <a:picLocks noChangeAspect="1"/>
                      </pic:cNvPicPr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1135" cy="6268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36" w:author="张鑫成" w:date="2022-11-18T16:41:24Z">
        <w:r>
          <w:rPr/>
          <w:drawing>
            <wp:inline distT="0" distB="0" distL="114300" distR="114300">
              <wp:extent cx="5273040" cy="2458720"/>
              <wp:effectExtent l="0" t="0" r="3810" b="17780"/>
              <wp:docPr id="37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7" name="图片 6"/>
                      <pic:cNvPicPr>
                        <a:picLocks noChangeAspect="1"/>
                      </pic:cNvPicPr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3040" cy="2458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38" w:author="张鑫成" w:date="2022-11-18T16:40:22Z">
        <w:r>
          <w:rPr/>
          <w:drawing>
            <wp:inline distT="0" distB="0" distL="114300" distR="114300">
              <wp:extent cx="5270500" cy="2350770"/>
              <wp:effectExtent l="0" t="0" r="6350" b="11430"/>
              <wp:docPr id="38" name="图片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8" name="图片 7"/>
                      <pic:cNvPicPr>
                        <a:picLocks noChangeAspect="1"/>
                      </pic:cNvPicPr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0500" cy="2350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40" w:author="张鑫成" w:date="2022-11-18T16:12:29Z">
        <w:r>
          <w:rPr/>
          <w:drawing>
            <wp:inline distT="0" distB="0" distL="114300" distR="114300">
              <wp:extent cx="5268595" cy="2501900"/>
              <wp:effectExtent l="0" t="0" r="8255" b="12700"/>
              <wp:docPr id="39" name="图片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" name="图片 8"/>
                      <pic:cNvPicPr>
                        <a:picLocks noChangeAspect="1"/>
                      </pic:cNvPicPr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8595" cy="2501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42" w:author="张鑫成" w:date="2022-11-18T16:13:00Z">
        <w:r>
          <w:rPr/>
          <w:drawing>
            <wp:inline distT="0" distB="0" distL="114300" distR="114300">
              <wp:extent cx="5271135" cy="2616835"/>
              <wp:effectExtent l="0" t="0" r="5715" b="12065"/>
              <wp:docPr id="40" name="图片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0" name="图片 9"/>
                      <pic:cNvPicPr>
                        <a:picLocks noChangeAspect="1"/>
                      </pic:cNvPicPr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1135" cy="2616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44" w:author="张鑫成" w:date="2022-11-18T16:14:08Z">
        <w:r>
          <w:rPr/>
          <w:drawing>
            <wp:inline distT="0" distB="0" distL="114300" distR="114300">
              <wp:extent cx="5271770" cy="2797175"/>
              <wp:effectExtent l="0" t="0" r="5080" b="3175"/>
              <wp:docPr id="41" name="图片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1" name="图片 10"/>
                      <pic:cNvPicPr>
                        <a:picLocks noChangeAspect="1"/>
                      </pic:cNvPicPr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1770" cy="279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46" w:author="张鑫成" w:date="2022-11-18T16:14:12Z">
        <w:r>
          <w:rPr/>
          <w:drawing>
            <wp:inline distT="0" distB="0" distL="114300" distR="114300">
              <wp:extent cx="5267325" cy="2699385"/>
              <wp:effectExtent l="0" t="0" r="9525" b="5715"/>
              <wp:docPr id="42" name="图片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2" name="图片 11"/>
                      <pic:cNvPicPr>
                        <a:picLocks noChangeAspect="1"/>
                      </pic:cNvPicPr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7325" cy="269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48" w:author="张鑫成" w:date="2022-11-18T16:14:53Z">
        <w:r>
          <w:rPr/>
          <w:drawing>
            <wp:inline distT="0" distB="0" distL="114300" distR="114300">
              <wp:extent cx="5269230" cy="2350770"/>
              <wp:effectExtent l="0" t="0" r="7620" b="11430"/>
              <wp:docPr id="43" name="图片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3" name="图片 12"/>
                      <pic:cNvPicPr>
                        <a:picLocks noChangeAspect="1"/>
                      </pic:cNvPicPr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9230" cy="2350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rPr>
          <w:rFonts w:hint="default" w:eastAsiaTheme="minor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425" w:leftChars="0" w:hanging="425" w:firstLineChars="0"/>
        <w:textAlignment w:val="auto"/>
        <w:rPr>
          <w:ins w:id="50" w:author="张鑫成" w:date="2022-11-18T16:15:26Z"/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5" w:name="_Toc7733"/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层次聚类</w:t>
      </w:r>
      <w:bookmarkEnd w:id="5"/>
    </w:p>
    <w:p>
      <w:pPr>
        <w:rPr>
          <w:rFonts w:hint="default" w:eastAsiaTheme="minorEastAsia"/>
          <w:lang w:val="en-US" w:eastAsia="zh-CN"/>
        </w:rPr>
      </w:pPr>
      <w:ins w:id="51" w:author="张鑫成" w:date="2022-11-18T16:15:27Z">
        <w:r>
          <w:rPr/>
          <w:drawing>
            <wp:inline distT="0" distB="0" distL="114300" distR="114300">
              <wp:extent cx="5273040" cy="2201545"/>
              <wp:effectExtent l="0" t="0" r="3810" b="8255"/>
              <wp:docPr id="44" name="图片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4" name="图片 13"/>
                      <pic:cNvPicPr>
                        <a:picLocks noChangeAspect="1"/>
                      </pic:cNvPicPr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3040" cy="2201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53" w:author="张鑫成" w:date="2022-11-18T16:32:20Z">
        <w:r>
          <w:rPr/>
          <w:drawing>
            <wp:inline distT="0" distB="0" distL="114300" distR="114300">
              <wp:extent cx="5268595" cy="2372360"/>
              <wp:effectExtent l="0" t="0" r="8255" b="8890"/>
              <wp:docPr id="45" name="图片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5" name="图片 14"/>
                      <pic:cNvPicPr>
                        <a:picLocks noChangeAspect="1"/>
                      </pic:cNvPicPr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8595" cy="2372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55" w:author="张鑫成" w:date="2022-11-18T16:34:47Z">
        <w:r>
          <w:rPr/>
          <w:drawing>
            <wp:inline distT="0" distB="0" distL="114300" distR="114300">
              <wp:extent cx="5272405" cy="2889250"/>
              <wp:effectExtent l="0" t="0" r="4445" b="6350"/>
              <wp:docPr id="46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6" name="图片 15"/>
                      <pic:cNvPicPr>
                        <a:picLocks noChangeAspect="1"/>
                      </pic:cNvPicPr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2405" cy="2889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57" w:author="张鑫成" w:date="2022-11-18T16:20:26Z">
        <w:r>
          <w:rPr>
            <w:rFonts w:hint="eastAsia"/>
            <w:lang w:val="en-US" w:eastAsia="zh-CN"/>
          </w:rPr>
          <w:t xml:space="preserve"> </w:t>
        </w:r>
      </w:ins>
      <w:ins w:id="58" w:author="张鑫成" w:date="2022-11-18T16:20:27Z">
        <w:r>
          <w:rPr>
            <w:rFonts w:hint="eastAsia"/>
            <w:lang w:val="en-US" w:eastAsia="zh-CN"/>
          </w:rPr>
          <w:t xml:space="preserve"> </w:t>
        </w:r>
      </w:ins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44706B"/>
    <w:multiLevelType w:val="singleLevel"/>
    <w:tmpl w:val="0B44706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张鑫成">
    <w15:presenceInfo w15:providerId="WPS Office" w15:userId="26980324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trackRevisions w:val="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1B2445E1"/>
    <w:rsid w:val="393F0FA7"/>
    <w:rsid w:val="418E58C6"/>
    <w:rsid w:val="444E7AB7"/>
    <w:rsid w:val="46CD3A68"/>
    <w:rsid w:val="5B186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qFormat/>
    <w:uiPriority w:val="0"/>
  </w:style>
  <w:style w:type="paragraph" w:customStyle="1" w:styleId="6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microsoft.com/office/2011/relationships/people" Target="people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183</Words>
  <Characters>189</Characters>
  <Lines>0</Lines>
  <Paragraphs>0</Paragraphs>
  <TotalTime>21</TotalTime>
  <ScaleCrop>false</ScaleCrop>
  <LinksUpToDate>false</LinksUpToDate>
  <CharactersWithSpaces>253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2022-11-14T04:03:00Z</dcterms:created>
  <dc:creator>lenovo</dc:creator>
  <cp:lastModifiedBy>张鑫成</cp:lastModifiedBy>
  <dcterms:modified xsi:type="dcterms:W3CDTF">2022-11-18T09:26:19Z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C99605EF7769472F9B9129B8483A1A2B</vt:lpwstr>
  </property>
</Properties>
</file>