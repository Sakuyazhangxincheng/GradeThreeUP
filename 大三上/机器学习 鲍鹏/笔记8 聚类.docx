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people.xml" ContentType="application/vnd.openxmlformats-officedocument.wordprocessingml.peop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sdt>
      <w:sdtPr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  <w:id w:val="147464903"/>
        <w15:color w:val="DBDBDB"/>
        <w:docPartObj>
          <w:docPartGallery w:val="Table of Contents"/>
          <w:docPartUnique/>
        </w:docPartObj>
      </w:sdtPr>
      <w:sdtEndPr>
        <w:rPr>
          <w:rFonts w:hint="eastAsia" w:asciiTheme="minorHAnsi" w:hAnsiTheme="minorHAnsi" w:eastAsiaTheme="minorEastAsia" w:cstheme="minorBidi"/>
          <w:b/>
          <w:kern w:val="44"/>
          <w:sz w:val="44"/>
          <w:szCs w:val="24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3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TOC \o "1-1" \h \u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_Toc23263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default" w:ascii="黑体" w:hAnsi="黑体" w:eastAsia="黑体" w:cs="黑体"/>
              <w:szCs w:val="28"/>
              <w:lang w:val="en-US" w:eastAsia="zh-CN"/>
            </w:rPr>
            <w:t xml:space="preserve">1. </w:t>
          </w:r>
          <w:r>
            <w:rPr>
              <w:rFonts w:hint="eastAsia" w:ascii="黑体" w:hAnsi="黑体" w:eastAsia="黑体" w:cs="黑体"/>
              <w:szCs w:val="28"/>
              <w:lang w:val="en-US" w:eastAsia="zh-CN"/>
            </w:rPr>
            <w:t>无监督学习概述</w:t>
          </w:r>
          <w:r>
            <w:tab/>
          </w:r>
          <w:r>
            <w:fldChar w:fldCharType="begin"/>
          </w:r>
          <w:r>
            <w:instrText xml:space="preserve"> PAGEREF _Toc23263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3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_Toc27751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default" w:ascii="黑体" w:hAnsi="黑体" w:eastAsia="黑体" w:cs="黑体"/>
              <w:szCs w:val="28"/>
              <w:lang w:val="en-US" w:eastAsia="zh-CN"/>
            </w:rPr>
            <w:t xml:space="preserve">2. </w:t>
          </w:r>
          <w:r>
            <w:rPr>
              <w:rFonts w:hint="eastAsia" w:ascii="黑体" w:hAnsi="黑体" w:eastAsia="黑体" w:cs="黑体"/>
              <w:szCs w:val="28"/>
              <w:lang w:val="en-US" w:eastAsia="zh-CN"/>
            </w:rPr>
            <w:t>聚类任务概述</w:t>
          </w:r>
          <w:r>
            <w:tab/>
          </w:r>
          <w:r>
            <w:fldChar w:fldCharType="begin"/>
          </w:r>
          <w:r>
            <w:instrText xml:space="preserve"> PAGEREF _Toc27751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3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_Toc25245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default" w:ascii="黑体" w:hAnsi="黑体" w:eastAsia="黑体" w:cs="黑体"/>
              <w:szCs w:val="28"/>
              <w:lang w:val="en-US" w:eastAsia="zh-CN"/>
            </w:rPr>
            <w:t xml:space="preserve">3. </w:t>
          </w:r>
          <w:r>
            <w:rPr>
              <w:rFonts w:hint="eastAsia" w:ascii="黑体" w:hAnsi="黑体" w:eastAsia="黑体" w:cs="黑体"/>
              <w:szCs w:val="28"/>
              <w:lang w:val="en-US" w:eastAsia="zh-CN"/>
            </w:rPr>
            <w:t>聚类的基本概念</w:t>
          </w:r>
          <w:r>
            <w:tab/>
          </w:r>
          <w:r>
            <w:fldChar w:fldCharType="begin"/>
          </w:r>
          <w:r>
            <w:instrText xml:space="preserve"> PAGEREF _Toc25245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3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_Toc10881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default" w:ascii="黑体" w:hAnsi="黑体" w:eastAsia="黑体" w:cs="黑体"/>
              <w:szCs w:val="28"/>
              <w:lang w:val="en-US" w:eastAsia="zh-CN"/>
            </w:rPr>
            <w:t xml:space="preserve">4. </w:t>
          </w:r>
          <w:r>
            <w:rPr>
              <w:rFonts w:hint="eastAsia" w:ascii="黑体" w:hAnsi="黑体" w:eastAsia="黑体" w:cs="黑体"/>
              <w:szCs w:val="28"/>
              <w:lang w:val="en-US" w:eastAsia="zh-CN"/>
            </w:rPr>
            <w:t>原型聚类</w:t>
          </w:r>
          <w:r>
            <w:tab/>
          </w:r>
          <w:r>
            <w:fldChar w:fldCharType="begin"/>
          </w:r>
          <w:r>
            <w:instrText xml:space="preserve"> PAGEREF _Toc10881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3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_Toc4722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default" w:ascii="黑体" w:hAnsi="黑体" w:eastAsia="黑体" w:cs="黑体"/>
              <w:szCs w:val="28"/>
              <w:lang w:val="en-US" w:eastAsia="zh-CN"/>
            </w:rPr>
            <w:t xml:space="preserve">5. </w:t>
          </w:r>
          <w:r>
            <w:rPr>
              <w:rFonts w:hint="eastAsia" w:ascii="黑体" w:hAnsi="黑体" w:eastAsia="黑体" w:cs="黑体"/>
              <w:szCs w:val="28"/>
              <w:lang w:val="en-US" w:eastAsia="zh-CN"/>
            </w:rPr>
            <w:t>密度聚类</w:t>
          </w:r>
          <w:r>
            <w:tab/>
          </w:r>
          <w:r>
            <w:fldChar w:fldCharType="begin"/>
          </w:r>
          <w:r>
            <w:instrText xml:space="preserve"> PAGEREF _Toc4722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3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_Toc7733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default" w:ascii="黑体" w:hAnsi="黑体" w:eastAsia="黑体" w:cs="黑体"/>
              <w:szCs w:val="28"/>
              <w:lang w:val="en-US" w:eastAsia="zh-CN"/>
            </w:rPr>
            <w:t xml:space="preserve">6. </w:t>
          </w:r>
          <w:r>
            <w:rPr>
              <w:rFonts w:hint="eastAsia" w:ascii="黑体" w:hAnsi="黑体" w:eastAsia="黑体" w:cs="黑体"/>
              <w:szCs w:val="28"/>
              <w:lang w:val="en-US" w:eastAsia="zh-CN"/>
            </w:rPr>
            <w:t>层次聚类</w:t>
          </w:r>
          <w:r>
            <w:tab/>
          </w:r>
          <w:r>
            <w:fldChar w:fldCharType="begin"/>
          </w:r>
          <w:r>
            <w:instrText xml:space="preserve"> PAGEREF _Toc7733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rPr>
              <w:rFonts w:hint="eastAsia"/>
              <w:lang w:val="en-US" w:eastAsia="zh-CN"/>
            </w:rPr>
          </w:pPr>
          <w:r>
            <w:rPr>
              <w:rFonts w:hint="eastAsia"/>
              <w:lang w:val="en-US" w:eastAsia="zh-CN"/>
            </w:rPr>
            <w:fldChar w:fldCharType="end"/>
          </w:r>
        </w:p>
      </w:sdtContent>
    </w:sdt>
    <w:p>
      <w:pPr>
        <w:pStyle w:val="2"/>
        <w:keepNext/>
        <w:keepLines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ind w:left="425" w:leftChars="0" w:hanging="425" w:firstLineChars="0"/>
        <w:textAlignment w:val="auto"/>
        <w:rPr>
          <w:rFonts w:hint="eastAsia" w:ascii="黑体" w:hAnsi="黑体" w:eastAsia="黑体" w:cs="黑体"/>
          <w:sz w:val="28"/>
          <w:szCs w:val="28"/>
          <w:lang w:val="en-US" w:eastAsia="zh-CN"/>
        </w:rPr>
      </w:pPr>
      <w:bookmarkStart w:id="0" w:name="_Toc23263"/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无监督学习概述</w:t>
      </w:r>
      <w:bookmarkEnd w:id="0"/>
    </w:p>
    <w:p>
      <w:r>
        <w:drawing>
          <wp:inline distT="0" distB="0" distL="114300" distR="114300">
            <wp:extent cx="4572000" cy="1710055"/>
            <wp:effectExtent l="0" t="0" r="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1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405630" cy="2476500"/>
            <wp:effectExtent l="0" t="0" r="444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0563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2"/>
        <w:keepNext/>
        <w:keepLines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ind w:left="425" w:leftChars="0" w:hanging="425" w:firstLineChars="0"/>
        <w:textAlignment w:val="auto"/>
        <w:rPr>
          <w:rFonts w:hint="eastAsia" w:ascii="黑体" w:hAnsi="黑体" w:eastAsia="黑体" w:cs="黑体"/>
          <w:sz w:val="28"/>
          <w:szCs w:val="28"/>
          <w:lang w:val="en-US" w:eastAsia="zh-CN"/>
        </w:rPr>
      </w:pPr>
      <w:bookmarkStart w:id="1" w:name="_Toc27751"/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聚类任务概述</w:t>
      </w:r>
      <w:bookmarkEnd w:id="1"/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610100" cy="2319655"/>
            <wp:effectExtent l="0" t="0" r="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2319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791075" cy="204787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/>
        <w:keepLines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ind w:left="425" w:leftChars="0" w:hanging="425" w:firstLineChars="0"/>
        <w:textAlignment w:val="auto"/>
        <w:rPr>
          <w:rFonts w:hint="eastAsia" w:ascii="黑体" w:hAnsi="黑体" w:eastAsia="黑体" w:cs="黑体"/>
          <w:sz w:val="28"/>
          <w:szCs w:val="28"/>
          <w:lang w:val="en-US" w:eastAsia="zh-CN"/>
        </w:rPr>
      </w:pPr>
      <w:bookmarkStart w:id="2" w:name="_Toc25245"/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聚类的基本概念</w:t>
      </w:r>
      <w:bookmarkEnd w:id="2"/>
    </w:p>
    <w:p>
      <w:pPr>
        <w:rPr>
          <w:rFonts w:hint="eastAsia" w:ascii="宋体" w:hAnsi="宋体" w:eastAsia="宋体" w:cs="宋体"/>
          <w:sz w:val="28"/>
          <w:szCs w:val="28"/>
        </w:rPr>
      </w:pPr>
      <w:r>
        <w:drawing>
          <wp:inline distT="0" distB="0" distL="114300" distR="114300">
            <wp:extent cx="4700905" cy="1152525"/>
            <wp:effectExtent l="0" t="0" r="444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00905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800600" cy="4462780"/>
            <wp:effectExtent l="0" t="0" r="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446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777105" cy="1833880"/>
            <wp:effectExtent l="0" t="0" r="4445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77105" cy="183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s</w:t>
      </w:r>
      <w:r>
        <w:rPr>
          <w:rFonts w:hint="eastAsia" w:ascii="宋体" w:hAnsi="宋体" w:eastAsia="宋体" w:cs="宋体"/>
          <w:sz w:val="28"/>
          <w:szCs w:val="28"/>
        </w:rPr>
        <w:drawing>
          <wp:inline distT="0" distB="0" distL="114300" distR="114300">
            <wp:extent cx="4229100" cy="185737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8"/>
          <w:szCs w:val="28"/>
          <w:lang w:val="en-US" w:eastAsia="zh-CN" w:bidi="ar"/>
        </w:rPr>
        <w:t xml:space="preserve"> 相似度+距离量度 ， 相似度可以用夹角余弦以及相关系数表示。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color w:val="000000"/>
          <w:kern w:val="0"/>
          <w:sz w:val="28"/>
          <w:szCs w:val="28"/>
          <w:lang w:val="en-US" w:eastAsia="zh-CN" w:bidi="ar"/>
        </w:rPr>
        <w:t xml:space="preserve">用距离度量相似度时，距离越小样本越相似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color w:val="000000"/>
          <w:kern w:val="0"/>
          <w:sz w:val="28"/>
          <w:szCs w:val="28"/>
          <w:lang w:val="en-US" w:eastAsia="zh-CN" w:bidi="ar"/>
        </w:rPr>
        <w:t>用相关系数时，相关系数越大样本越相似</w:t>
      </w:r>
    </w:p>
    <w:p/>
    <w:p>
      <w:r>
        <w:drawing>
          <wp:inline distT="0" distB="0" distL="114300" distR="114300">
            <wp:extent cx="3596005" cy="2028825"/>
            <wp:effectExtent l="0" t="0" r="444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96005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519930" cy="2476500"/>
            <wp:effectExtent l="0" t="0" r="444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1993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705350" cy="1433830"/>
            <wp:effectExtent l="0" t="0" r="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143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类或簇的定义(四种)：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272155" cy="1109980"/>
            <wp:effectExtent l="0" t="0" r="4445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72155" cy="110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619625" cy="1062355"/>
            <wp:effectExtent l="0" t="0" r="0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1062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229100" cy="97155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186555" cy="1386205"/>
            <wp:effectExtent l="0" t="0" r="4445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86555" cy="1386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446655" cy="692785"/>
            <wp:effectExtent l="0" t="0" r="1270" b="254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46655" cy="69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720340" cy="743585"/>
            <wp:effectExtent l="0" t="0" r="381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20340" cy="743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457700" cy="108585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586605" cy="1605280"/>
            <wp:effectExtent l="0" t="0" r="4445" b="444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86605" cy="160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四种距离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653155" cy="1133475"/>
            <wp:effectExtent l="0" t="0" r="444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53155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967480" cy="1428750"/>
            <wp:effectExtent l="0" t="0" r="4445" b="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6748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/>
        <w:keepLines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ind w:left="425" w:leftChars="0" w:hanging="425" w:firstLineChars="0"/>
        <w:textAlignment w:val="auto"/>
        <w:rPr>
          <w:rFonts w:hint="eastAsia" w:ascii="黑体" w:hAnsi="黑体" w:eastAsia="黑体" w:cs="黑体"/>
          <w:sz w:val="28"/>
          <w:szCs w:val="28"/>
          <w:lang w:val="en-US" w:eastAsia="zh-CN"/>
        </w:rPr>
      </w:pPr>
      <w:bookmarkStart w:id="3" w:name="_Toc10881"/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原型聚类</w:t>
      </w:r>
      <w:bookmarkEnd w:id="3"/>
    </w:p>
    <w:p>
      <w:r>
        <w:drawing>
          <wp:inline distT="0" distB="0" distL="114300" distR="114300">
            <wp:extent cx="4615180" cy="1885950"/>
            <wp:effectExtent l="0" t="0" r="4445" b="0"/>
            <wp:docPr id="2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15180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476750" cy="2195830"/>
            <wp:effectExtent l="0" t="0" r="0" b="4445"/>
            <wp:docPr id="2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219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486275" cy="1924050"/>
            <wp:effectExtent l="0" t="0" r="0" b="0"/>
            <wp:docPr id="2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代价函数： 每一个X到其最近簇的距离平方和的平均值</w:t>
      </w:r>
    </w:p>
    <w:p>
      <w:pPr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4686300" cy="2481580"/>
            <wp:effectExtent l="0" t="0" r="0" b="4445"/>
            <wp:docPr id="2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48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     </w:t>
      </w:r>
      <w:r>
        <w:drawing>
          <wp:inline distT="0" distB="0" distL="114300" distR="114300">
            <wp:extent cx="4381500" cy="1976755"/>
            <wp:effectExtent l="0" t="0" r="0" b="4445"/>
            <wp:docPr id="2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1976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619625" cy="1786255"/>
            <wp:effectExtent l="0" t="0" r="0" b="4445"/>
            <wp:docPr id="2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178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      </w:t>
      </w:r>
      <w:r>
        <w:drawing>
          <wp:inline distT="0" distB="0" distL="114300" distR="114300">
            <wp:extent cx="4591050" cy="2257425"/>
            <wp:effectExtent l="0" t="0" r="0" b="0"/>
            <wp:docPr id="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56突然非常小</w:t>
      </w:r>
      <w:ins w:id="0" w:author="张鑫成" w:date="2022-11-16T14:29:12Z">
        <w:r>
          <w:rPr>
            <w:rFonts w:hint="eastAsia"/>
            <w:lang w:val="en-US" w:eastAsia="zh-CN"/>
          </w:rPr>
          <w:t>如涛涛涛涛涛涛涛涛涛涛涛涛图没看见吗</w:t>
        </w:r>
      </w:ins>
      <w:bookmarkStart w:id="6" w:name="_GoBack"/>
      <w:bookmarkEnd w:id="6"/>
      <w:r>
        <w:rPr>
          <w:rFonts w:hint="eastAsia"/>
          <w:lang w:val="en-US" w:eastAsia="zh-CN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>
      <w:pPr>
        <w:rPr>
          <w:rFonts w:hint="default"/>
          <w:lang w:val="en-US" w:eastAsia="zh-CN"/>
        </w:rPr>
      </w:pPr>
    </w:p>
    <w:p>
      <w:pPr>
        <w:pStyle w:val="2"/>
        <w:keepNext/>
        <w:keepLines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ind w:left="425" w:leftChars="0" w:hanging="425" w:firstLineChars="0"/>
        <w:textAlignment w:val="auto"/>
        <w:rPr>
          <w:rFonts w:hint="eastAsia" w:ascii="黑体" w:hAnsi="黑体" w:eastAsia="黑体" w:cs="黑体"/>
          <w:sz w:val="28"/>
          <w:szCs w:val="28"/>
          <w:lang w:val="en-US" w:eastAsia="zh-CN"/>
        </w:rPr>
      </w:pPr>
      <w:bookmarkStart w:id="4" w:name="_Toc4722"/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密度聚类</w:t>
      </w:r>
      <w:bookmarkEnd w:id="4"/>
    </w:p>
    <w:p>
      <w:pPr>
        <w:pStyle w:val="2"/>
        <w:keepNext/>
        <w:keepLines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ind w:left="425" w:leftChars="0" w:hanging="425" w:firstLineChars="0"/>
        <w:textAlignment w:val="auto"/>
        <w:rPr>
          <w:rFonts w:hint="eastAsia" w:ascii="黑体" w:hAnsi="黑体" w:eastAsia="黑体" w:cs="黑体"/>
          <w:sz w:val="28"/>
          <w:szCs w:val="28"/>
          <w:lang w:val="en-US" w:eastAsia="zh-CN"/>
        </w:rPr>
      </w:pPr>
      <w:bookmarkStart w:id="5" w:name="_Toc7733"/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层次聚类</w:t>
      </w:r>
      <w:bookmarkEnd w:id="5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B44706B"/>
    <w:multiLevelType w:val="singleLevel"/>
    <w:tmpl w:val="0B44706B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num w:numId="1">
    <w:abstractNumId w:val="0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person w15:author="张鑫成">
    <w15:presenceInfo w15:providerId="WPS Office" w15:userId="2698032439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0"/>
  <w:embedSystemFonts/>
  <w:bordersDoNotSurroundHeader w:val="0"/>
  <w:bordersDoNotSurroundFooter w:val="0"/>
  <w:trackRevisions w:val="1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2FmMTA0OWNmNmQxZGZkYjNjZTc0M2ZiNjU4ZmI0MjEifQ=="/>
  </w:docVars>
  <w:rsids>
    <w:rsidRoot w:val="00000000"/>
    <w:rsid w:val="393F0FA7"/>
    <w:rsid w:val="444E7AB7"/>
    <w:rsid w:val="46CD3A68"/>
    <w:rsid w:val="5B1865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toc 1"/>
    <w:basedOn w:val="1"/>
    <w:next w:val="1"/>
    <w:uiPriority w:val="0"/>
  </w:style>
  <w:style w:type="paragraph" w:customStyle="1" w:styleId="6">
    <w:name w:val="WPSOffice手动目录 1"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4" Type="http://schemas.microsoft.com/office/2011/relationships/people" Target="people.xml"/><Relationship Id="rId33" Type="http://schemas.openxmlformats.org/officeDocument/2006/relationships/fontTable" Target="fontTable.xml"/><Relationship Id="rId32" Type="http://schemas.openxmlformats.org/officeDocument/2006/relationships/numbering" Target="numbering.xml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183</Words>
  <Characters>189</Characters>
  <Lines>0</Lines>
  <Paragraphs>0</Paragraphs>
  <TotalTime>151</TotalTime>
  <ScaleCrop>false</ScaleCrop>
  <LinksUpToDate>false</LinksUpToDate>
  <CharactersWithSpaces>3500</CharactersWithSpaces>
  <Application>WPS Office_11.1.0.12763_F1E327BC-269C-435d-A152-05C5408002CA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2022-11-14T04:03:00Z</dcterms:created>
  <dc:creator>lenovo</dc:creator>
  <cp:lastModifiedBy>张鑫成</cp:lastModifiedBy>
  <dcterms:modified xsi:type="dcterms:W3CDTF">2022-11-16T11:02:48Z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C99605EF7769472F9B9129B8483A1A2B</vt:lpwstr>
  </property>
</Properties>
</file>